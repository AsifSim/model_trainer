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TBRD-03: Microservices &amp; Business Rules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 Name 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cu_ms_esnconfig_part_update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Associated Workflow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cu_wf_esnconfig_part_update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Target DEAM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Reference DEAMS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Business Rules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Eligibility Check</w:t>
      </w: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2"/>
          <w:szCs w:val="22"/>
          <w:rtl w:val="0"/>
        </w:rPr>
        <w:t xml:space="preserve">For the child_part received in the request data, check if a record is present in the part entity by comparing the short_part_number in part entity with the child_part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 Rules</w:t>
      </w: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2"/>
          <w:szCs w:val="22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Computational Rules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Fetch all the rev_option_no from cu_wc_option_child entity for the child_part in the request data. For all the fetched rev_option_no, fetch all the engine_serial_num and build_date from cu_esn_bom_option_config </w:t>
      </w:r>
      <w:sdt>
        <w:sdtPr>
          <w:id w:val="-1578292582"/>
          <w:tag w:val="goog_rdk_0"/>
        </w:sdtPr>
        <w:sdtContent>
          <w:ins w:author="Nitin Chauhan" w:id="0" w:date="2026-05-24T11:13:35Z">
            <w:r w:rsidDel="00000000" w:rsidR="00000000" w:rsidRPr="00000000">
              <w:rPr>
                <w:sz w:val="22"/>
                <w:szCs w:val="22"/>
                <w:rtl w:val="0"/>
              </w:rPr>
              <w:t xml:space="preserve">entity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by mapping rev_option_no with the option_assembly_num in cu_esn_bom_option_config entity.</w:t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Now fetch the maximum build_date from all the fetched engine_serial_num and extract year out of this maximum build_date. For the extracted year, fetch all the design_config_num and esn_count from cu_bom_config_vol entity by mapping with year attribute in cu_bom_config_vol entity.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From the fetched data, check the maximum esn_count and extract the associated design_config_num. For the short_part_number in the cu_part_segment entity perform update or insert the last_year_esn_produced by mapping with year and latest_configuration by mapping with design_config_num.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Expected Result/Output Structure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068832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☒</w:t>
          </w:r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Update/Insert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None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Response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“DEAM_NAME”:[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"COLUMN_NAME1": "VALUE1",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"COLUMN_NAME2": "VALUE2",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“DEAM_NAME2”:[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“data”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"COLUMN_NAME1": "VALUE1",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"COLUMN_NAME2": "VALUE2",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ePNkFHf+91s7sudahtrL9c+eQ==">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